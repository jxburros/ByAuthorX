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_BXb1670f34f26ca3719c77"/>
      <w:bookmarkEnd w:id="0"/>
      <w:r>
        <w:rPr/>
        <w:t>Chapter One</w:t>
      </w:r>
    </w:p>
    <w:p>
      <w:pPr>
        <w:pStyle w:val="Normal"/>
        <w:rPr/>
      </w:pPr>
      <w:bookmarkStart w:id="1" w:name="_BX0b871b3ce1fdc802e7c8"/>
      <w:bookmarkEnd w:id="1"/>
      <w:r>
        <w:rPr/>
        <w:t xml:space="preserve">The keeper </w:t>
      </w:r>
      <w:ins w:id="0" w:author="Lee Reviewer" w:date="2026-10-16T22:03:01Z">
        <w:r>
          <w:rPr/>
          <w:t>hauled herself up</w:t>
        </w:r>
      </w:ins>
      <w:del w:id="1" w:author="Lee Reviewer" w:date="2026-10-16T22:03:01Z">
        <w:r>
          <w:rPr/>
          <w:delText>climbed</w:delText>
        </w:r>
      </w:del>
      <w:r>
        <w:rPr/>
        <w:t xml:space="preserve"> the stairs at dusk, counting each step aloud.</w:t>
      </w:r>
    </w:p>
    <w:p>
      <w:pPr>
        <w:pStyle w:val="Normal"/>
        <w:rPr/>
      </w:pPr>
      <w:bookmarkStart w:id="2" w:name="_BX30ea29753cb8092c5df2"/>
      <w:bookmarkEnd w:id="2"/>
      <w:r>
        <w:rPr/>
        <w:t xml:space="preserve">Below, the </w:t>
      </w:r>
      <w:ins w:id="2" w:author="Lee Reviewer" w:date="2026-10-16T22:03:01Z">
        <w:r>
          <w:rPr/>
          <w:t xml:space="preserve">restless </w:t>
        </w:r>
      </w:ins>
      <w:r>
        <w:rPr/>
        <w:t xml:space="preserve">sea worked at </w:t>
      </w:r>
      <w:commentRangeStart w:id="0"/>
      <w:commentRangeStart w:id="1"/>
      <w:r>
        <w:rPr/>
        <w:t>the rocks</w:t>
      </w:r>
      <w:r>
        <w:rPr/>
      </w:r>
      <w:commentRangeEnd w:id="1"/>
      <w:r>
        <w:commentReference w:id="1"/>
      </w:r>
      <w:r>
        <w:rPr/>
      </w:r>
      <w:del w:id="3" w:author="Lee Reviewer" w:date="2026-10-16T22:03:01Z">
        <w:commentRangeEnd w:id="0"/>
        <w:r>
          <w:commentReference w:id="0"/>
        </w:r>
        <w:r>
          <w:rPr/>
          <w:delText xml:space="preserve"> with a patience she envied</w:delText>
        </w:r>
      </w:del>
      <w:r>
        <w:rPr/>
        <w:t>.</w:t>
      </w:r>
    </w:p>
    <w:p>
      <w:pPr>
        <w:pStyle w:val="Normal"/>
        <w:rPr/>
      </w:pPr>
      <w:bookmarkStart w:id="3" w:name="_BX93939d9e1abf9613456e"/>
      <w:bookmarkEnd w:id="3"/>
      <w:r>
        <w:rPr/>
        <w:t xml:space="preserve">She had kept the light for </w:t>
      </w:r>
      <w:commentRangeStart w:id="2"/>
      <w:r>
        <w:rPr/>
        <w:t>eleven years</w:t>
      </w:r>
      <w:ins w:id="4" w:author="Lee Reviewer" w:date="2026-10-16T22:03:01Z">
        <w:r>
          <w:rPr/>
        </w:r>
      </w:ins>
      <w:commentRangeEnd w:id="2"/>
      <w:r>
        <w:commentReference w:id="2"/>
      </w:r>
      <w:r>
        <w:rPr/>
        <w:t xml:space="preserve"> without a single failure.</w:t>
      </w:r>
    </w:p>
    <w:p>
      <w:pPr>
        <w:pStyle w:val="Normal"/>
        <w:rPr/>
      </w:pPr>
      <w:bookmarkStart w:id="4" w:name="_BX22088637faa9ec3c1767"/>
      <w:bookmarkEnd w:id="4"/>
      <w:r>
        <w:rPr/>
        <w:t>Tonight the lamp would not catch, and the fog was already in.</w:t>
      </w:r>
    </w:p>
    <w:p>
      <w:pPr>
        <w:pStyle w:val="Normal"/>
        <w:rPr/>
      </w:pPr>
      <w:bookmarkStart w:id="5" w:name="_BXc53ab7cc3adaeb3ce04f"/>
      <w:bookmarkEnd w:id="5"/>
      <w:r>
        <w:rPr/>
        <w:t>A ship's horn sounded somewhere to the south.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 March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Lamp cleaned</w:t>
            </w:r>
          </w:p>
        </w:tc>
      </w:tr>
    </w:tbl>
    <w:p>
      <w:pPr>
        <w:pStyle w:val="Normal"/>
        <w:rPr/>
      </w:pPr>
      <w:bookmarkStart w:id="6" w:name="_BXe2aa37bb4614b4a86928"/>
      <w:bookmarkEnd w:id="6"/>
      <w:r>
        <w:rPr/>
        <w:t>She wrote the time in the log and went back up.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7" w:name="_BX5bd2b8291e00e11f0fd9"/>
      <w:bookmarkEnd w:id="7"/>
      <w:r>
        <w:rPr/>
        <w:t>The end of the watch.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A. Writer" w:date="0-00-00T00:00:00Z" w:initials="">
    <w:p w14:paraId="01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Or keep it?</w:t>
      </w:r>
    </w:p>
  </w:comment>
  <w:comment w:id="0" w:author="A. Writer" w:date="0-00-00T00:00:00Z" w:initials="">
    <w:p w14:paraId="02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Too gentle?</w:t>
      </w:r>
    </w:p>
  </w:comment>
  <w:comment w:id="2" w:author="Lee Reviewer" w:date="0-00-00T00:00:00Z" w:initials="">
    <w:p>
      <w:r>
        <w:t>Is this the right number?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paraIdParent="02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umentProtection w:edit="trackedChanges" w:enforcement="1" w:cryptProviderType="rsaAES" w:cryptAlgorithmClass="hash" w:cryptAlgorithmType="typeAny" w:cryptAlgorithmSid="" w:cryptSpinCount="0" w:hash="" w:salt="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ejaVu Sans" w:hAnsi="DejaVu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i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ing11" w:customStyle="1">
    <w:name w:val="heading1"/>
    <w:basedOn w:val="Normal"/>
    <w:qFormat/>
    <w:pPr/>
    <w:rPr>
      <w:b/>
      <w:sz w:val="48"/>
    </w:rPr>
  </w:style>
  <w:style w:type="paragraph" w:styleId="heading21" w:customStyle="1">
    <w:name w:val="heading2"/>
    <w:basedOn w:val="Normal"/>
    <w:qFormat/>
    <w:pPr/>
    <w:rPr>
      <w:b/>
      <w:sz w:val="36"/>
    </w:rPr>
  </w:style>
  <w:style w:type="paragraph" w:styleId="heading31" w:customStyle="1">
    <w:name w:val="heading3"/>
    <w:basedOn w:val="Normal"/>
    <w:qFormat/>
    <w:pPr/>
    <w:rPr>
      <w:b/>
      <w:sz w:val="28"/>
    </w:rPr>
  </w:style>
  <w:style w:type="paragraph" w:styleId="heading41" w:customStyle="1">
    <w:name w:val="heading4"/>
    <w:basedOn w:val="Normal"/>
    <w:qFormat/>
    <w:pPr/>
    <w:rPr>
      <w:b/>
      <w:sz w:val="24"/>
    </w:rPr>
  </w:style>
  <w:style w:type="paragraph" w:styleId="heading51" w:customStyle="1">
    <w:name w:val="heading5"/>
    <w:basedOn w:val="Normal"/>
    <w:qFormat/>
    <w:pPr/>
    <w:rPr>
      <w:b/>
      <w:sz w:val="22"/>
    </w:rPr>
  </w:style>
  <w:style w:type="paragraph" w:styleId="heading61" w:customStyle="1">
    <w:name w:val="heading6"/>
    <w:basedOn w:val="Normal"/>
    <w:qFormat/>
    <w:pPr/>
    <w:rPr>
      <w:i/>
      <w:sz w:val="22"/>
    </w:rPr>
  </w:style>
  <w:style w:type="paragraph" w:styleId="title1" w:customStyle="1">
    <w:name w:val="title1"/>
    <w:basedOn w:val="Normal"/>
    <w:qFormat/>
    <w:pPr/>
    <w:rPr>
      <w:b/>
      <w:sz w:val="60"/>
    </w:rPr>
  </w:style>
  <w:style w:type="paragraph" w:styleId="subtitle1" w:customStyle="1">
    <w:name w:val="subtitle1"/>
    <w:basedOn w:val="Normal"/>
    <w:qFormat/>
    <w:pPr/>
    <w:rPr>
      <w:sz w:val="32"/>
    </w:rPr>
  </w:style>
  <w:style w:type="paragraph" w:styleId="quotation" w:customStyle="1">
    <w:name w:val="quotation"/>
    <w:basedOn w:val="Normal"/>
    <w:qFormat/>
    <w:pPr/>
    <w:rPr>
      <w:i/>
    </w:rPr>
  </w:style>
  <w:style w:type="paragraph" w:styleId="code" w:customStyle="1">
    <w:name w:val="code"/>
    <w:qFormat/>
    <w:pPr>
      <w:widowControl/>
      <w:bidi w:val="0"/>
      <w:spacing w:lineRule="auto" w:line="276" w:before="0" w:after="200"/>
      <w:jc w:val="left"/>
    </w:pPr>
    <w:rPr>
      <w:rFonts w:ascii="DejaVu Sans Mono" w:hAnsi="DejaVu Sans Mono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list1" w:customStyle="1">
    <w:name w:val="list1"/>
    <w:basedOn w:val="Normal"/>
    <w:qFormat/>
    <w:pPr/>
    <w:rPr>
      <w:sz w:val="22"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2026-10-01T08:00:00Z</dcterms:created>
  <dc:creator/>
  <dc:description>ByAuthorX review copy rv_af78d6794d016601 for Jane Editor</dc:description>
  <dc:language>en-US</dc:language>
  <cp:lastModifiedBy>Lee Reviewer</cp:lastModifiedBy>
  <dcterms:modified xsi:type="dcterms:W3CDTF">2026-10-16T22:03:01Z</dcterms:modified>
  <cp:revision>2</cp:revision>
  <dc:subject/>
  <dc:title>The Lighthouse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yAuthorXDocumentId">
    <vt:lpwstr>doc_1eadd97348f94559b957095a300db2b4</vt:lpwstr>
  </property>
  <property fmtid="{D5CDD505-2E9C-101B-9397-08002B2CF9AE}" pid="3" name="ByAuthorXReviewFormat">
    <vt:lpwstr>1</vt:lpwstr>
  </property>
  <property fmtid="{D5CDD505-2E9C-101B-9397-08002B2CF9AE}" pid="4" name="ByAuthorXReviewId">
    <vt:lpwstr>rv_af78d6794d016601</vt:lpwstr>
  </property>
  <property fmtid="{D5CDD505-2E9C-101B-9397-08002B2CF9AE}" pid="5" name="ByAuthorXRevision">
    <vt:lpwstr>rev_3ae2b354fff049769580d5cc030c7573</vt:lpwstr>
  </property>
  <property fmtid="{D5CDD505-2E9C-101B-9397-08002B2CF9AE}" pid="6" name="ByAuthorXSnapshotHash">
    <vt:lpwstr>42ff0da1c8d722b6cf62ab9831d8e4e710c783300d73355ec3ca6a40a910d1fe</vt:lpwstr>
  </property>
</Properties>
</file>