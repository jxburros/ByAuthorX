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sible.xml" ContentType="application/vnd.openxmlformats-officedocument.wordprocessingml.commentsExtensibl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8EDA7A" w14:textId="77777777" w:rsidR="00B1A7A5" w:rsidRDefault="00B1A7A5">
      <w:pPr>
        <w:pStyle w:val="Heading1"/>
        <w:jc w:val="center"/>
        <w:pPrChange w:id="906" w:author="Jane Editor" w:date="2026-10-02T09:15:00Z">
          <w:pPr>
            <w:pStyle w:val="Heading1"/>
          </w:pPr>
        </w:pPrChange>
      </w:pPr>
      <w:bookmarkStart w:id="0" w:name="_BXb1670f34f26ca3719c77"/>
      <w:bookmarkEnd w:id="0"/>
      <w:r>
        <w:t>Chapter One</w:t>
      </w:r>
    </w:p>
    <w:p w14:paraId="15E53A10" w14:textId="77777777" w:rsidR="00B1A7A5" w:rsidRDefault="00B1A7A5">
      <w:pPr/>
      <w:bookmarkStart w:id="1" w:name="_BX0b871b3ce1fdc802e7c8"/>
      <w:bookmarkEnd w:id="1"/>
      <w:r>
        <w:t xml:space="preserve">The keeper climbed the stairs at </w:t>
      </w:r>
      <w:del w:id="902" w:author="Jane Editor" w:date="2026-10-02T09:15:00Z">
        <w:r w:rsidDel="00C4D2E1">
          <w:delText xml:space="preserve">dusk</w:delText>
        </w:r>
      </w:del>
      <w:ins w:id="903" w:author="Jane Editor" w:date="2026-10-02T09:15:00Z">
        <w:r w:rsidR="00C4D2E1">
          <w:t xml:space="preserve">nightfall</w:t>
        </w:r>
      </w:ins>
      <w:del w:id="901" w:author="Tom Copyeditor" w:date="2026-10-03T14:00:00Z">
        <w:r w:rsidDel="00C4D2E1">
          <w:delText xml:space="preserve">, counting each step aloud</w:delText>
        </w:r>
      </w:del>
      <w:r>
        <w:t xml:space="preserve">.</w:t>
      </w:r>
    </w:p>
    <w:p w14:paraId="7E22606A" w14:textId="77777777" w:rsidR="00B1A7A5" w:rsidRDefault="00B1A7A5">
      <w:pPr/>
      <w:bookmarkStart w:id="2" w:name="_BX30ea29753cb8092c5df2"/>
      <w:bookmarkEnd w:id="2"/>
      <w:r>
        <w:t xml:space="preserve">Below, the </w:t>
      </w:r>
      <w:ins w:id="904" w:author="Jane Editor" w:date="2026-10-02T09:15:00Z">
        <w:r w:rsidR="00C4D2E1">
          <w:t xml:space="preserve">grey </w:t>
        </w:r>
      </w:ins>
      <w:r>
        <w:t xml:space="preserve">sea worked at </w:t>
      </w:r>
      <w:commentRangeStart w:id="0"/>
      <w:commentRangeStart w:id="1"/>
      <w:commentRangeStart w:id="2"/>
      <w:commentRangeEnd w:id="2"/>
      <w:r>
        <w:rPr>
          <w:rStyle w:val="CommentReference"/>
        </w:rPr>
        <w:commentReference w:id="2"/>
      </w:r>
      <w:r>
        <w:t>the rocks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r>
        <w:t xml:space="preserve"> with a patience she envied.</w:t>
      </w:r>
    </w:p>
    <w:p w14:paraId="2225704E" w14:textId="77777777" w:rsidR="00B1A7A5" w:rsidRDefault="00B1A7A5">
      <w:pPr>
        <w:rPr>
          <w:ins w:id="913" w:author="Jane Editor" w:date="2026-10-02T09:15:00Z"/>
        </w:rPr>
      </w:pPr>
      <w:bookmarkStart w:id="3" w:name="_BX93939d9e1abf9613456e"/>
      <w:bookmarkEnd w:id="3"/>
      <w:r>
        <w:t xml:space="preserve">She had kept the light for </w:t>
      </w:r>
      <w:commentRangeStart w:id="3"/>
      <w:commentRangeStart w:id="4"/>
      <w:commentRangeEnd w:id="4"/>
      <w:r>
        <w:rPr>
          <w:rStyle w:val="CommentReference"/>
        </w:rPr>
        <w:commentReference w:id="4"/>
      </w:r>
      <w:r>
        <w:t xml:space="preserve">eleven years</w:t>
      </w:r>
      <w:commentRangeEnd w:id="3"/>
      <w:r>
        <w:rPr>
          <w:rStyle w:val="CommentReference"/>
        </w:rPr>
        <w:commentReference w:id="3"/>
      </w:r>
      <w:r>
        <w:t xml:space="preserve"> without a single failure.</w:t>
      </w:r>
    </w:p>
    <w:p w14:paraId="1A2B002A" w14:textId="77777777" w:rsidR="00C4D2E1">
      <w:pPr/>
      <w:ins w:id="912" w:author="Jane Editor" w:date="2026-10-02T09:15:00Z">
        <w:r w:rsidR="00C4D2E1">
          <w:t xml:space="preserve">Nobody came to relieve her.</w:t>
        </w:r>
      </w:ins>
    </w:p>
    <w:p w14:paraId="1A2B0031" w14:textId="77777777" w:rsidR="00B1A7A5" w:rsidRDefault="00B1A7A5">
      <w:pPr>
        <w:rPr>
          <w:moveTo w:id="921" w:author="Jane Editor" w:date="2026-10-02T09:15:00Z"/>
        </w:rPr>
      </w:pPr>
      <w:moveToRangeStart w:id="918" w:author="Jane Editor" w:date="2026-10-02T09:15:00Z" w:name="move463915822"/>
      <w:moveTo w:id="920" w:author="Jane Editor" w:date="2026-10-02T09:15:00Z">
        <w:r>
          <w:t>A ship's horn sounded somewhere to the south.</w:t>
        </w:r>
      </w:moveTo>
      <w:moveToRangeEnd w:id="918"/>
    </w:p>
    <w:p w14:paraId="41E59CD2" w14:textId="77777777" w:rsidR="00B1A7A5" w:rsidRDefault="00B1A7A5">
      <w:pPr/>
      <w:bookmarkStart w:id="4" w:name="_BX22088637faa9ec3c1767"/>
      <w:bookmarkEnd w:id="4"/>
      <w:r>
        <w:rPr>
          <w:b/>
          <w:rPrChange w:id="905" w:author="Tom Copyeditor" w:date="2026-10-03T14:00:00Z">
            <w:rPr/>
          </w:rPrChange>
        </w:rPr>
        <w:t xml:space="preserve">Tonight</w:t>
      </w:r>
      <w:r>
        <w:t xml:space="preserve"> the lamp would not catch, and the </w:t>
      </w:r>
      <w:commentRangeStart w:id="5"/>
      <w:r>
        <w:t xml:space="preserve">fog</w:t>
      </w:r>
      <w:commentRangeEnd w:id="5"/>
      <w:r>
        <w:rPr>
          <w:rStyle w:val="CommentReference"/>
        </w:rPr>
        <w:commentReference w:id="5"/>
      </w:r>
      <w:r>
        <w:t xml:space="preserve"> was already in.</w:t>
      </w:r>
    </w:p>
    <w:p w14:paraId="2E487088" w14:textId="77777777" w:rsidR="00B1A7A5" w:rsidRDefault="00B1A7A5">
      <w:pPr>
        <w:rPr>
          <w:moveFrom w:id="917" w:author="Jane Editor" w:date="2026-10-02T09:15:00Z"/>
        </w:rPr>
      </w:pPr>
      <w:bookmarkStart w:id="5" w:name="_BXc53ab7cc3adaeb3ce04f"/>
      <w:bookmarkEnd w:id="5"/>
      <w:moveFromRangeStart w:id="914" w:author="Jane Editor" w:date="2026-10-02T09:15:00Z" w:name="move463915822"/>
      <w:moveFrom w:id="916" w:author="Jane Editor" w:date="2026-10-02T09:15:00Z">
        <w:r w:rsidDel="00C4D2E1">
          <w:delText>A ship's horn sounded somewhere to the south.</w:delText>
        </w:r>
      </w:moveFrom>
      <w:moveFromRangeEnd w:id="91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 w14:paraId="089053B8" w14:textId="77777777" w:rsidR="00B1A7A5" w:rsidRDefault="00B1A7A5">
            <w:r>
              <w:t>Date</w:t>
            </w:r>
          </w:p>
        </w:tc>
        <w:tc>
          <w:tcPr>
            <w:tcW w:type="dxa" w:w="4680"/>
          </w:tcPr>
          <w:p w14:paraId="4B90E338" w14:textId="77777777" w:rsidR="00B1A7A5" w:rsidRDefault="00B1A7A5">
            <w:r>
              <w:t>Entry</w:t>
            </w:r>
          </w:p>
        </w:tc>
      </w:tr>
      <w:tr>
        <w:tc>
          <w:tcPr>
            <w:tcW w:type="dxa" w:w="4680"/>
          </w:tcPr>
          <w:p w14:paraId="71E03D00" w14:textId="77777777" w:rsidR="00B1A7A5" w:rsidRDefault="00B1A7A5">
            <w:r>
              <w:t>12 March</w:t>
            </w:r>
          </w:p>
        </w:tc>
        <w:tc>
          <w:tcPr>
            <w:tcW w:type="dxa" w:w="4680"/>
          </w:tcPr>
          <w:p w14:paraId="6F05BEF8" w14:textId="77777777" w:rsidR="00B1A7A5" w:rsidRDefault="00B1A7A5">
            <w:del w:id="907" w:author="Tom Copyeditor" w:date="2026-10-03T14:00:00Z">
              <w:r>
                <w:delText>Lamp cleaned</w:delText>
              </w:r>
            </w:del>
            <w:ins w:id="908" w:author="Tom Copyeditor" w:date="2026-10-03T14:00:00Z">
              <w:r w:rsidR="00C4D2E1">
                <w:t xml:space="preserve">Lamp cleaned and trimmed</w:t>
              </w:r>
            </w:ins>
          </w:p>
        </w:tc>
      </w:tr>
    </w:tbl>
    <w:p w14:paraId="34853990" w14:textId="77777777" w:rsidR="00B1A7A5" w:rsidRDefault="00B1A7A5">
      <w:pPr>
        <w:rPr>
          <w:ins w:id="911" w:author="Jane Editor" w:date="2026-10-02T09:15:00Z"/>
        </w:rPr>
      </w:pPr>
      <w:bookmarkStart w:id="6" w:name="_BXe2aa37bb4614b4a86928"/>
      <w:bookmarkEnd w:id="6"/>
      <w:r>
        <w:t xml:space="preserve">She wrote the time in the log</w:t>
      </w:r>
    </w:p>
    <w:p w14:paraId="1A2B0023" w14:textId="77777777" w:rsidR="00B1A7A5" w:rsidRDefault="00B1A7A5">
      <w:pPr/>
      <w:r>
        <w:t xml:space="preserve"> and went back up.</w:t>
      </w:r>
    </w:p>
    <w:p w14:paraId="69DC1D32" w14:textId="77777777" w:rsidR="00B1A7A5" w:rsidRDefault="00B1A7A5">
      <w:pPr>
        <w:rPr>
          <w:del w:id="910" w:author="Jane Editor" w:date="2026-10-02T09:15:00Z"/>
        </w:rPr>
      </w:pPr>
      <w:bookmarkStart w:id="7" w:name="_BX5bd2b8291e00e11f0fd9"/>
      <w:bookmarkEnd w:id="7"/>
      <w:del w:id="909" w:author="Jane Editor" w:date="2026-10-02T09:15:00Z">
        <w:r w:rsidDel="00C4D2E1">
          <w:delText xml:space="preserve">The end of the watch.</w:delText>
        </w:r>
      </w:del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Writer" w:initials="">
    <w:p w14:paraId="2E73DC50" w14:textId="77777777">
      <w:pPr>
        <w:pStyle w:val="CommentText"/>
      </w:pPr>
      <w:r>
        <w:rPr>
          <w:rStyle w:val="CommentReference"/>
        </w:rPr>
        <w:annotationRef/>
      </w:r>
      <w:r>
        <w:t>Too gentle?</w:t>
      </w:r>
    </w:p>
  </w:comment>
  <w:comment w:id="1" w:author="A. Writer" w:initials="">
    <w:p w14:paraId="5C8FCDB0" w14:textId="77777777">
      <w:pPr>
        <w:pStyle w:val="CommentText"/>
      </w:pPr>
      <w:r>
        <w:rPr>
          <w:rStyle w:val="CommentReference"/>
        </w:rPr>
        <w:annotationRef/>
      </w:r>
      <w:r>
        <w:t>Or keep it?</w:t>
      </w:r>
    </w:p>
  </w:comment>
  <w:comment w:id="2" w:author="Jane Editor" w:date="2026-10-02T09:15:00Z" w:initials="JE">
    <w:p w14:paraId="1A2B001C" w14:textId="77777777">
      <w:pPr>
        <w:pStyle w:val="CommentText"/>
      </w:pPr>
      <w:r>
        <w:rPr>
          <w:rStyle w:val="CommentReference"/>
        </w:rPr>
        <w:annotationRef/>
      </w:r>
      <w:r w:rsidR="00C4D2E1">
        <w:t xml:space="preserve">Agreed, I sharpened it.</w:t>
      </w:r>
    </w:p>
  </w:comment>
  <w:comment w:id="3" w:author="Jane Editor" w:date="2026-10-02T09:15:00Z" w:initials="JE">
    <w:p w14:paraId="1A2B0007" w14:textId="77777777">
      <w:pPr>
        <w:pStyle w:val="CommentText"/>
      </w:pPr>
      <w:r>
        <w:rPr>
          <w:rStyle w:val="CommentReference"/>
        </w:rPr>
        <w:annotationRef/>
      </w:r>
      <w:r w:rsidR="00C4D2E1">
        <w:t xml:space="preserve">Check against chapter two.</w:t>
      </w:r>
    </w:p>
  </w:comment>
  <w:comment w:id="4" w:author="Tom Copyeditor" w:date="2026-10-03T14:00:00Z" w:initials="TC">
    <w:p w14:paraId="1A2B000E" w14:textId="77777777">
      <w:pPr>
        <w:pStyle w:val="CommentText"/>
      </w:pPr>
      <w:r>
        <w:rPr>
          <w:rStyle w:val="CommentReference"/>
        </w:rPr>
        <w:annotationRef/>
      </w:r>
      <w:r w:rsidR="00C4D2E1">
        <w:t xml:space="preserve">Chapter two says twelve.</w:t>
      </w:r>
    </w:p>
  </w:comment>
  <w:comment w:id="5" w:author="Tom Copyeditor" w:date="2026-10-03T14:00:00Z" w:initials="TC">
    <w:p w14:paraId="1A2B0015" w14:textId="77777777">
      <w:pPr>
        <w:pStyle w:val="CommentText"/>
      </w:pPr>
      <w:r>
        <w:rPr>
          <w:rStyle w:val="CommentReference"/>
        </w:rPr>
        <w:annotationRef/>
      </w:r>
      <w:r w:rsidR="00C4D2E1">
        <w:t xml:space="preserve">Lovely.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2E73DC50" w15:done="0"/>
  <w15:commentEx w15:paraId="5C8FCDB0" w15:done="0" w15:paraIdParent="2E73DC50"/>
  <w15:commentEx w15:paraId="1A2B0007" w15:done="0"/>
  <w15:commentEx w15:paraId="1A2B000E" w15:paraIdParent="1A2B0007" w15:done="0"/>
  <w15:commentEx w15:paraId="1A2B0015" w15:done="1"/>
  <w15:commentEx w15:paraId="1A2B001C" w15:paraIdParent="2E73DC50" w15:done="0"/>
</w15:commentsEx>
</file>

<file path=word/commentsExtensible.xml><?xml version="1.0" encoding="utf-8"?>
<w16cex:commentsExtensible xmlns:w16cex="http://schemas.microsoft.com/office/word/2018/wordml/cex" xmlns:mc="http://schemas.openxmlformats.org/markup-compatibility/2006" xmlns:w14="http://schemas.microsoft.com/office/word/2010/wordml" mc:Ignorable="w16cex">
  <w16cex:commentExtensible w16cex:durableId="3C4D000D" w16cex:dateUtc="2026-10-02T09:15:00Z"/>
  <w16cex:commentExtensible w16cex:durableId="3C4D001A" w16cex:dateUtc="2026-10-03T14:00:00Z"/>
  <w16cex:commentExtensible w16cex:durableId="3C4D0027" w16cex:dateUtc="2026-10-03T14:00:00Z"/>
  <w16cex:commentExtensible w16cex:durableId="3C4D0034" w16cex:dateUtc="2026-10-02T09:15:00Z"/>
</w16cex:commentsExtensible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2E73DC50" w16cid:durableId="46DF3B00"/>
  <w16cid:commentId w16cid:paraId="5C8FCDB0" w16cid:durableId="21D2FCDC"/>
  <w16cid:commentId w16cid:paraId="1A2B0007" w16cid:durableId="3C4D000D"/>
  <w16cid:commentId w16cid:paraId="1A2B000E" w16cid:durableId="3C4D001A"/>
  <w16cid:commentId w16cid:paraId="1A2B0015" w16cid:durableId="3C4D0027"/>
  <w16cid:commentId w16cid:paraId="1A2B001C" w16cid:durableId="3C4D00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ocumentProtection w:edit="trackedChanges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A7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basedOn w:val="Normal"/>
    <w:rPr>
      <w:b/>
      <w:sz w:val="48"/>
    </w:rPr>
  </w:style>
  <w:style w:type="paragraph" w:customStyle="1" w:styleId="heading2">
    <w:name w:val="heading2"/>
    <w:basedOn w:val="Normal"/>
    <w:rPr>
      <w:b/>
      <w:sz w:val="36"/>
    </w:rPr>
  </w:style>
  <w:style w:type="paragraph" w:customStyle="1" w:styleId="heading3">
    <w:name w:val="heading3"/>
    <w:basedOn w:val="Normal"/>
    <w:rPr>
      <w:b/>
      <w:sz w:val="28"/>
    </w:rPr>
  </w:style>
  <w:style w:type="paragraph" w:customStyle="1" w:styleId="heading4">
    <w:name w:val="heading4"/>
    <w:basedOn w:val="Normal"/>
    <w:rPr>
      <w:b/>
      <w:sz w:val="24"/>
    </w:rPr>
  </w:style>
  <w:style w:type="paragraph" w:customStyle="1" w:styleId="heading5">
    <w:name w:val="heading5"/>
    <w:basedOn w:val="Normal"/>
    <w:rPr>
      <w:b/>
      <w:sz w:val="22"/>
    </w:rPr>
  </w:style>
  <w:style w:type="paragraph" w:customStyle="1" w:styleId="heading6">
    <w:name w:val="heading6"/>
    <w:basedOn w:val="Normal"/>
    <w:rPr>
      <w:i/>
      <w:sz w:val="22"/>
    </w:rPr>
  </w:style>
  <w:style w:type="paragraph" w:customStyle="1" w:styleId="title">
    <w:name w:val="title"/>
    <w:basedOn w:val="Normal"/>
    <w:rPr>
      <w:b/>
      <w:sz w:val="60"/>
    </w:rPr>
  </w:style>
  <w:style w:type="paragraph" w:customStyle="1" w:styleId="subtitle">
    <w:name w:val="subtitle"/>
    <w:basedOn w:val="Normal"/>
    <w:rPr>
      <w:sz w:val="32"/>
    </w:rPr>
  </w:style>
  <w:style w:type="paragraph" w:customStyle="1" w:styleId="quotation">
    <w:name w:val="quotation"/>
    <w:basedOn w:val="Normal"/>
    <w:rPr>
      <w:i/>
    </w:rPr>
  </w:style>
  <w:style w:type="paragraph" w:customStyle="1" w:styleId="code">
    <w:name w:val="code"/>
    <w:rPr>
      <w:rFonts w:ascii="DejaVu Sans Mono" w:hAnsi="DejaVu Sans Mono"/>
      <w:sz w:val="20"/>
    </w:rPr>
  </w:style>
  <w:style w:type="paragraph" w:customStyle="1" w:styleId="list">
    <w:name w:val="list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8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Lighthouse</dc:title>
  <dc:subject/>
  <dc:creator/>
  <cp:keywords/>
  <dc:description>ByAuthorX review copy rv_af78d6794d016601 for Jane Editor</dc:description>
  <cp:lastModifiedBy>Jane Editor</cp:lastModifiedBy>
  <cp:revision>1</cp:revision>
  <dcterms:created xsi:type="dcterms:W3CDTF">2026-10-01T08:00:00Z</dcterms:created>
  <dcterms:modified xsi:type="dcterms:W3CDTF">2026-10-01T08:00:00Z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yAuthorXReviewId">
    <vt:lpwstr>rv_af78d6794d016601</vt:lpwstr>
  </property>
  <property fmtid="{D5CDD505-2E9C-101B-9397-08002B2CF9AE}" pid="3" name="ByAuthorXDocumentId">
    <vt:lpwstr>doc_1eadd97348f94559b957095a300db2b4</vt:lpwstr>
  </property>
  <property fmtid="{D5CDD505-2E9C-101B-9397-08002B2CF9AE}" pid="4" name="ByAuthorXRevision">
    <vt:lpwstr>rev_3ae2b354fff049769580d5cc030c7573</vt:lpwstr>
  </property>
  <property fmtid="{D5CDD505-2E9C-101B-9397-08002B2CF9AE}" pid="5" name="ByAuthorXSnapshotHash">
    <vt:lpwstr>42ff0da1c8d722b6cf62ab9831d8e4e710c783300d73355ec3ca6a40a910d1fe</vt:lpwstr>
  </property>
  <property fmtid="{D5CDD505-2E9C-101B-9397-08002B2CF9AE}" pid="6" name="ByAuthorXReviewFormat">
    <vt:lpwstr>1</vt:lpwstr>
  </property>
</Properties>
</file>